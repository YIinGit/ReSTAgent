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为什么天空是蓝色的？</w:t>
      </w:r>
    </w:p>
    <w:p>
      <w:r>
        <w:t>从瑞利散射到人眼的错觉</w:t>
      </w:r>
    </w:p>
    <w:p>
      <w:r>
        <w:t>作者：示例作者　｜　板块：物理</w:t>
      </w:r>
    </w:p>
    <w:p>
      <w:pPr>
        <w:pStyle w:val="Heading2"/>
      </w:pPr>
      <w:r>
        <w:t>一、太阳光与散射</w:t>
      </w:r>
    </w:p>
    <w:p>
      <w:commentRangeStart w:id="13"/>
      <w:r>
        <w:t xml:space="preserve">抬头</w:t>
      </w:r>
      <w:commentRangeEnd w:id="13"/>
      <w:r>
        <w:rPr>
          <w:rStyle w:val="CommentReference"/>
        </w:rPr>
        <w:commentReference w:id="13"/>
      </w:r>
      <w:r>
        <w:t xml:space="preserve">看天，很多人会问：</w:t>
      </w:r>
      <w:commentRangeStart w:id="11"/>
      <w:del w:id="17" w:author="ReSTAgent" w:date="2026-10-18T12:24:09Z">
        <w:r>
          <w:delText xml:space="preserve">"为什么天空是蓝色的？"</w:delText>
        </w:r>
      </w:del>
      <w:ins w:id="18" w:author="ReSTAgent" w:date="2026-10-18T12:24:09Z">
        <w:r>
          <w:t xml:space="preserve">“为什么天空是蓝色的？”</w:t>
        </w:r>
      </w:ins>
      <w:commentRangeEnd w:id="11"/>
      <w:r>
        <w:rPr>
          <w:rStyle w:val="CommentReference"/>
        </w:rPr>
        <w:commentReference w:id="11"/>
      </w:r>
      <w:r>
        <w:t xml:space="preserve">。这个问题看似简单，答案却牵扯到光学、大气物理与视觉生理三个层面。我们在本篇中会仔细的分析这一现象，并说明一些常见的误解。</w:t>
      </w:r>
    </w:p>
    <w:p>
      <w:r>
        <w:t xml:space="preserve">首</w:t>
      </w:r>
      <w:commentRangeStart w:id="12"/>
      <w:del w:id="19" w:author="ReSTAgent" w:date="2026-10-18T12:24:09Z">
        <w:r>
          <w:delText xml:space="preserve">先，</w:delText>
        </w:r>
      </w:del>
      <w:ins w:id="20" w:author="ReSTAgent" w:date="2026-10-18T12:24:09Z">
        <w:r>
          <w:t xml:space="preserve">改写</w:t>
        </w:r>
      </w:ins>
      <w:commentRangeEnd w:id="12"/>
      <w:r>
        <w:rPr>
          <w:rStyle w:val="CommentReference"/>
        </w:rPr>
        <w:commentReference w:id="12"/>
      </w:r>
      <w:r>
        <w:t xml:space="preserve">太阳光本身并不是单一颜色的光，而是包含各种波长的连续光谱</w:t>
      </w:r>
      <w:commentRangeStart w:id="10"/>
      <w:del w:id="15" w:author="ReSTAgent" w:date="2026-10-18T12:24:09Z">
        <w:r>
          <w:delText xml:space="preserve">,</w:delText>
        </w:r>
      </w:del>
      <w:ins w:id="16" w:author="ReSTAgent" w:date="2026-10-18T12:24:09Z">
        <w:r>
          <w:t xml:space="preserve">，</w:t>
        </w:r>
      </w:ins>
      <w:commentRangeEnd w:id="10"/>
      <w:r>
        <w:rPr>
          <w:rStyle w:val="CommentReference"/>
        </w:rPr>
        <w:commentReference w:id="10"/>
      </w:r>
      <w:r>
        <w:t xml:space="preserve">其中紫光的波长最短,红光的波长最长。当阳光进入大气层后，会与空气分子发生散射。根据瑞利散射理论，散射强度与波长的平方成正比，因此波长越短的光被散射得越厉害。</w:t>
      </w:r>
    </w:p>
    <w:p>
      <w:commentRangeStart w:id="9"/>
      <w:r>
        <w:t xml:space="preserve">那么</w:t>
      </w:r>
      <w:commentRangeEnd w:id="9"/>
      <w:r>
        <w:rPr>
          <w:rStyle w:val="CommentReference"/>
        </w:rPr>
        <w:commentReference w:id="9"/>
      </w:r>
      <w:r>
        <w:t xml:space="preserve">，既然紫光散射最强，为什么我们看到的不是紫色天空呢？原因有两方面：其一是太阳辐射中紫光的能量本来就比蓝光少；其二是人眼对紫光的敏感度较低，而对蓝光更敏感。那么，综合这两个因素，天空在我们眼中就呈现出蓝色。那么，这是否意味着傍晚的天空也应该是蓝色的呢？显然不是。那么，傍晚的光到底去了哪里？这就要引入另一个概念</w:t>
      </w:r>
      <w:commentRangeStart w:id="8"/>
      <w:del w:id="13" w:author="ReSTAgent" w:date="2026-10-18T12:24:09Z">
        <w:r>
          <w:delText xml:space="preserve">--</w:delText>
        </w:r>
      </w:del>
      <w:ins w:id="14" w:author="ReSTAgent" w:date="2026-10-18T12:24:09Z">
        <w:r>
          <w:t xml:space="preserve">——</w:t>
        </w:r>
      </w:ins>
      <w:commentRangeEnd w:id="8"/>
      <w:r>
        <w:rPr>
          <w:rStyle w:val="CommentReference"/>
        </w:rPr>
        <w:commentReference w:id="8"/>
      </w:r>
      <w:r>
        <w:t xml:space="preserve">大气消光。</w:t>
      </w:r>
    </w:p>
    <w:p>
      <w:pPr>
        <w:pStyle w:val="Heading2"/>
      </w:pPr>
      <w:r>
        <w:t>二、夕阳与云</w:t>
      </w:r>
    </w:p>
    <w:p>
      <w:r>
        <w:t>当太阳接近地平线时，阳光需要穿过更厚的大气层。以海平面为标准，太阳在天顶时穿过的大气质量约为 1，而在地平线附近可达到 38 左右。这意味这光程变长了，短波光在途中被大量散射掉，剩下较多的长波光进入我们的眼睛，于是天空与太阳都呈现出橙红色。</w:t>
      </w:r>
    </w:p>
    <w:p>
      <w:r>
        <w:t xml:space="preserve">到这里，我们解释了天空为什么是蓝色的、夕阳为什么是红色的。但是，云为什么是白色的？云中的水滴直径通常在 10 微米到 20 微米之间</w:t>
      </w:r>
      <w:commentRangeStart w:id="7"/>
      <w:del w:id="11" w:author="ReSTAgent" w:date="2026-10-18T12:24:09Z">
        <w:r>
          <w:delText xml:space="preserve">,</w:delText>
        </w:r>
      </w:del>
      <w:ins w:id="12" w:author="ReSTAgent" w:date="2026-10-18T12:24:09Z">
        <w:r>
          <w:t xml:space="preserve">，</w:t>
        </w:r>
      </w:ins>
      <w:commentRangeEnd w:id="7"/>
      <w:r>
        <w:rPr>
          <w:rStyle w:val="CommentReference"/>
        </w:rPr>
        <w:commentReference w:id="7"/>
      </w:r>
      <w:r>
        <w:t xml:space="preserve">远大于可见光波长,此时起主导作用的是米氏散射，各种波长的光被近似等比例地散射，所以云呈现白色。而雨后的彩虹则又是另一回事：折射、反射与色散共同作用的结果。</w:t>
      </w:r>
    </w:p>
    <w:p>
      <w:r>
        <w:t xml:space="preserve">值得强调的是，天空的颜色还与观测地点的高度有关。在海拔</w:t>
      </w:r>
      <w:commentRangeStart w:id="6"/>
      <w:del w:id="9" w:author="ReSTAgent" w:date="2026-10-18T12:24:09Z">
        <w:r>
          <w:delText xml:space="preserve">３０００</w:delText>
        </w:r>
      </w:del>
      <w:ins w:id="10" w:author="ReSTAgent" w:date="2026-10-18T12:24:09Z">
        <w:r>
          <w:t xml:space="preserve">3000</w:t>
        </w:r>
      </w:ins>
      <w:commentRangeEnd w:id="6"/>
      <w:r>
        <w:rPr>
          <w:rStyle w:val="CommentReference"/>
        </w:rPr>
        <w:commentReference w:id="6"/>
      </w:r>
      <w:r>
        <w:t xml:space="preserve">米的高原，天空往往呈现出更深的蓝色，因为空气稀薄</w:t>
      </w:r>
      <w:commentRangeStart w:id="5"/>
      <w:del w:id="8" w:author="ReSTAgent" w:date="2026-10-18T12:24:09Z">
        <w:r>
          <w:delText xml:space="preserve">、</w:delText>
        </w:r>
      </w:del>
      <w:commentRangeEnd w:id="5"/>
      <w:r>
        <w:rPr>
          <w:rStyle w:val="CommentReference"/>
        </w:rPr>
        <w:commentReference w:id="5"/>
      </w:r>
      <w:r>
        <w:t xml:space="preserve">散射粒子减少。有观测记录显示，在海拔 5000 米处，天顶的亮度只有海平面的三分之一左右。此外，其</w:t>
      </w:r>
      <w:commentRangeStart w:id="4"/>
      <w:del w:id="6" w:author="ReSTAgent" w:date="2026-10-18T12:24:09Z">
        <w:r>
          <w:delText xml:space="preserve">它</w:delText>
        </w:r>
      </w:del>
      <w:ins w:id="7" w:author="ReSTAgent" w:date="2026-10-18T12:24:09Z">
        <w:r>
          <w:t xml:space="preserve">他</w:t>
        </w:r>
      </w:ins>
      <w:commentRangeEnd w:id="4"/>
      <w:r>
        <w:rPr>
          <w:rStyle w:val="CommentReference"/>
        </w:rPr>
        <w:commentReference w:id="4"/>
      </w:r>
      <w:r>
        <w:t xml:space="preserve">因素如气溶胶、水汽、火山灰、等都会影响天空的颜色。</w:t>
      </w:r>
    </w:p>
    <w:p>
      <w:pPr>
        <w:pStyle w:val="Heading2"/>
      </w:pPr>
      <w:r>
        <w:t>三、小结</w:t>
      </w:r>
    </w:p>
    <w:p>
      <w:r>
        <w:t xml:space="preserve">最后，我们来做一个小结。天空之所以是蓝色的，是因为瑞利散射使短波光在大气中大量散射，而人眼的敏感度又进一步放大了这一效果；夕阳之所以是红色的，是因为光程变长、短波光被散射殆尽。理解了这一点，你就能明白为什么高原的天空更蓝、为什么火星的天空是粉红色——那里的尘埃让米氏散射占了上风</w:t>
      </w:r>
      <w:commentRangeStart w:id="3"/>
      <w:del w:id="4" w:author="ReSTAgent" w:date="2026-10-18T12:24:09Z">
        <w:r>
          <w:delText xml:space="preserve">。</w:delText>
        </w:r>
      </w:del>
      <w:ins w:id="5" w:author="ReSTAgent" w:date="2026-10-18T12:24:09Z">
        <w:r>
          <w:t xml:space="preserve">……</w:t>
        </w:r>
      </w:ins>
      <w:commentRangeEnd w:id="3"/>
      <w:r>
        <w:rPr>
          <w:rStyle w:val="CommentReference"/>
        </w:rPr>
        <w:commentReference w:id="3"/>
      </w:r>
      <w:commentRangeStart w:id="2"/>
      <w:del w:id="3" w:author="ReSTAgent" w:date="2026-10-18T12:24:09Z">
        <w:r>
          <w:delText xml:space="preserve">。。</w:delText>
        </w:r>
      </w:del>
      <w:commentRangeEnd w:id="2"/>
      <w:r>
        <w:rPr>
          <w:rStyle w:val="CommentReference"/>
        </w:rPr>
        <w:commentReference w:id="2"/>
      </w:r>
    </w:p>
    <w:p>
      <w:r>
        <w:t>当然，这个解释仍然是一种近似。真实的大气是一个复杂的散射介质，包含分子、气溶胶与云滴等多种成分，每一类成分的散射相函数都不相同。如果读者有兴趣，可以进一步查阅大气辐射传输方面的教材，例如《大气物理学》中关于散射的章节。需要说明的是，本文为了叙述方便，省略了偏振与多次散射的讨论，这些内容在专业教材中会有更严格的推导。</w:t>
      </w:r>
    </w:p>
    <w:p>
      <w:r>
        <w:t xml:space="preserve">（本文数据参考公开气象资料，如有出入请以原始文献为准。另外，文中的</w:t>
      </w:r>
      <w:commentRangeStart w:id="1"/>
      <w:del w:id="1" w:author="ReSTAgent" w:date="2026-10-18T12:24:09Z">
        <w:r>
          <w:delText xml:space="preserve">"米氏散射"</w:delText>
        </w:r>
      </w:del>
      <w:ins w:id="2" w:author="ReSTAgent" w:date="2026-10-18T12:24:09Z">
        <w:r>
          <w:t xml:space="preserve">“米氏散射”</w:t>
        </w:r>
      </w:ins>
      <w:commentRangeEnd w:id="1"/>
      <w:r>
        <w:rPr>
          <w:rStyle w:val="CommentReference"/>
        </w:rPr>
        <w:commentReference w:id="1"/>
      </w:r>
      <w:r>
        <w:t xml:space="preserve">一词在不同教材中译名略有差异，此处采用较常见的一种。）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ReSTAgent" w:initials="RA" w:date="2026-10-18T12:24:09Z">
    <w:p>
      <w:r>
        <w:t xml:space="preserve">[must·标点] 使用了直引号（傻瓜引号），排版中禁止使用。</w:t>
      </w:r>
    </w:p>
    <w:p>
      <w:r>
        <w:t xml:space="preserve">建议：改为中文弯引号“”。</w:t>
      </w:r>
    </w:p>
    <w:p>
      <w:r>
        <w:t xml:space="preserve">依据：第十讲·引号；第十一讲·第六节</w:t>
      </w:r>
    </w:p>
  </w:comment>
  <w:comment w:id="2" w:author="ReSTAgent" w:initials="RA" w:date="2026-10-18T12:24:09Z">
    <w:p>
      <w:r>
        <w:t xml:space="preserve">[must·标点] 点号重复使用。</w:t>
      </w:r>
    </w:p>
    <w:p>
      <w:r>
        <w:t xml:space="preserve">建议：删去多余的「。」。</w:t>
      </w:r>
    </w:p>
    <w:p>
      <w:r>
        <w:t xml:space="preserve">依据：第十讲·句号/逗号</w:t>
      </w:r>
    </w:p>
  </w:comment>
  <w:comment w:id="3" w:author="ReSTAgent" w:initials="RA" w:date="2026-10-18T12:24:09Z">
    <w:p>
      <w:r>
        <w:t xml:space="preserve">[must·标点] 省略号写法不规范。</w:t>
      </w:r>
    </w:p>
    <w:p>
      <w:r>
        <w:t xml:space="preserve">建议：应写作「……」（六个点，占两字）。</w:t>
      </w:r>
    </w:p>
    <w:p>
      <w:r>
        <w:t xml:space="preserve">依据：第十讲·省略号</w:t>
      </w:r>
    </w:p>
  </w:comment>
  <w:comment w:id="4" w:author="ReSTAgent" w:initials="RA" w:date="2026-10-18T12:24:09Z">
    <w:p>
      <w:r>
        <w:t xml:space="preserve">[suggest·用词] 规范写法为「其他」。</w:t>
      </w:r>
    </w:p>
    <w:p>
      <w:r>
        <w:t xml:space="preserve">建议：改为「其他」。</w:t>
      </w:r>
    </w:p>
    <w:p>
      <w:r>
        <w:t xml:space="preserve">依据：第八讲·第四节</w:t>
      </w:r>
    </w:p>
  </w:comment>
  <w:comment w:id="5" w:author="ReSTAgent" w:initials="RA" w:date="2026-10-18T12:24:09Z">
    <w:p>
      <w:r>
        <w:t xml:space="preserve">[should·标点] 并列成分用顿号时，“等/等等”前不加顿号。</w:t>
      </w:r>
    </w:p>
    <w:p>
      <w:r>
        <w:t xml:space="preserve">建议：删去顿号。</w:t>
      </w:r>
    </w:p>
    <w:p>
      <w:r>
        <w:t xml:space="preserve">依据：第十讲·标点符号若干用法</w:t>
      </w:r>
    </w:p>
  </w:comment>
  <w:comment w:id="6" w:author="ReSTAgent" w:initials="RA" w:date="2026-10-18T12:24:09Z">
    <w:p>
      <w:r>
        <w:t xml:space="preserve">[should·数字与西文] 数字/字母使用了全角字符。</w:t>
      </w:r>
    </w:p>
    <w:p>
      <w:r>
        <w:t xml:space="preserve">建议：改为半角。</w:t>
      </w:r>
    </w:p>
    <w:p>
      <w:r>
        <w:t xml:space="preserve">依据：第十讲·全半角符号</w:t>
      </w:r>
    </w:p>
  </w:comment>
  <w:comment w:id="7" w:author="ReSTAgent" w:initials="RA" w:date="2026-10-18T12:24:09Z">
    <w:p>
      <w:r>
        <w:t xml:space="preserve">[should·标点] 中文语境中使用了半角标点「,」。</w:t>
      </w:r>
    </w:p>
    <w:p>
      <w:r>
        <w:t xml:space="preserve">建议：改为全角「，」。</w:t>
      </w:r>
    </w:p>
    <w:p>
      <w:r>
        <w:t xml:space="preserve">依据：第十讲·全半角符号</w:t>
      </w:r>
    </w:p>
  </w:comment>
  <w:comment w:id="8" w:author="ReSTAgent" w:initials="RA" w:date="2026-10-18T12:24:09Z">
    <w:p>
      <w:r>
        <w:t xml:space="preserve">[must·标点] 破折号应为两个连用的破折号（占两字）。</w:t>
      </w:r>
    </w:p>
    <w:p>
      <w:r>
        <w:t xml:space="preserve">建议：改为「——」。</w:t>
      </w:r>
    </w:p>
    <w:p>
      <w:r>
        <w:t xml:space="preserve">依据：第十讲·破折号</w:t>
      </w:r>
    </w:p>
  </w:comment>
  <w:comment w:id="9" w:author="ReSTAgent" w:initials="RA" w:date="2026-10-18T12:24:09Z">
    <w:p>
      <w:r>
        <w:t xml:space="preserve">[suggest·文风] 「那么」在本段出现 4 次，行文显冗。</w:t>
      </w:r>
    </w:p>
    <w:p>
      <w:r>
        <w:t xml:space="preserve">建议：删减重复的连接词。</w:t>
      </w:r>
    </w:p>
    <w:p>
      <w:r>
        <w:t xml:space="preserve">依据：第六讲·第三节</w:t>
      </w:r>
    </w:p>
  </w:comment>
  <w:comment w:id="10" w:author="ReSTAgent" w:initials="RA" w:date="2026-10-18T12:24:09Z">
    <w:p>
      <w:r>
        <w:t xml:space="preserve">[should·标点] 中文语境中使用了半角标点「,」。</w:t>
      </w:r>
    </w:p>
    <w:p>
      <w:r>
        <w:t xml:space="preserve">建议：改为全角「，」。</w:t>
      </w:r>
    </w:p>
    <w:p>
      <w:r>
        <w:t xml:space="preserve">依据：第十讲·全半角符号</w:t>
      </w:r>
    </w:p>
  </w:comment>
  <w:comment w:id="11" w:author="ReSTAgent" w:initials="RA" w:date="2026-10-18T12:24:09Z">
    <w:p>
      <w:r>
        <w:t xml:space="preserve">[must·标点] 使用了直引号（傻瓜引号），排版中禁止使用。</w:t>
      </w:r>
    </w:p>
    <w:p>
      <w:r>
        <w:t xml:space="preserve">建议：改为中文弯引号“”。</w:t>
      </w:r>
    </w:p>
    <w:p>
      <w:r>
        <w:t xml:space="preserve">依据：第十讲·引号；第十一讲·第六节</w:t>
      </w:r>
    </w:p>
  </w:comment>
  <w:comment w:id="12" w:author="ReSTAgent" w:initials="RA" w:date="2026-10-18T12:24:09Z">
    <w:p>
      <w:r>
        <w:t xml:space="preserve">【必改·用词】二次审读的修订</w:t>
      </w:r>
    </w:p>
  </w:comment>
  <w:comment w:id="13" w:author="ReSTAgent" w:initials="RA" w:date="2026-10-18T12:24:09Z">
    <w:p>
      <w:r>
        <w:t xml:space="preserve">【必改·文风】二次审读的批注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ReSTAgent</cp:lastModifiedBy>
  <cp:revision>1</cp:revision>
  <dcterms:created xsi:type="dcterms:W3CDTF">2013-12-23T23:15:00Z</dcterms:created>
  <dcterms:modified xsi:type="dcterms:W3CDTF">2026-10-18T12:24:09Z</dcterms:modified>
  <cp:category/>
</cp:coreProperties>
</file>